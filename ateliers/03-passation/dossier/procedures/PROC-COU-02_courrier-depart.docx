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D3A5F"/>
        </w:rPr>
        <w:t>Procédure de traitement du courrier départ</w:t>
      </w:r>
    </w:p>
    <w:p>
      <w:r>
        <w:t>Objet : garantir que tout courrier engageant l'établissement est relu, signé par une personne habilitée, enregistré et archivé.</w:t>
      </w:r>
    </w:p>
    <w:p>
      <w:pPr>
        <w:pStyle w:val="Heading2"/>
      </w:pPr>
      <w:r>
        <w:rPr>
          <w:color w:val="1D3A5F"/>
        </w:rPr>
        <w:t>1. Rédaction</w:t>
      </w:r>
    </w:p>
    <w:p>
      <w:r>
        <w:t>Le secrétariat rédige les projets de courriers à partir des modèles validés. Toute production assistée par un outil d'IA est relue intégralement par son auteur.</w:t>
      </w:r>
    </w:p>
    <w:p>
      <w:pPr>
        <w:pStyle w:val="Heading2"/>
      </w:pPr>
      <w:r>
        <w:rPr>
          <w:color w:val="1D3A5F"/>
        </w:rPr>
        <w:t>2. Validation et signature</w:t>
      </w:r>
    </w:p>
    <w:p>
      <w:r>
        <w:t xml:space="preserve">Les courriers adressés aux familles, aux autorités, aux prestataires et aux partenaires sont envoyés </w:t>
      </w:r>
      <w:del w:id="101" w:author="Hélène Marquet" w:date="2026-10-05T10:22:00Z">
        <w:r>
          <w:delText xml:space="preserve">après visa de la proviseure ou de son délégataire</w:delText>
        </w:r>
      </w:del>
      <w:ins w:id="102" w:author="Hélène Marquet" w:date="2026-10-05T10:22:00Z">
        <w:r>
          <w:t xml:space="preserve">après relecture par l'assistante de direction</w:t>
        </w:r>
      </w:ins>
      <w:r>
        <w:t xml:space="preserve">. Les courriers engageant financièrement l'établissement sont signés exclusivement par l'ordonnateur.</w:t>
      </w:r>
    </w:p>
    <w:p>
      <w:r>
        <w:t xml:space="preserve">Les courriels de réponse courante (accusés de réception, transmission de documents publics) peuvent être envoyés par le secrétariat </w:t>
      </w:r>
      <w:r>
        <w:t xml:space="preserve">sans validation préalable</w:t>
      </w:r>
    </w:p>
    <w:p>
      <w:r>
        <w:t xml:space="preserve">Les courriers aux autorités consulaires sont </w:t>
      </w:r>
      <w:del w:id="103" w:author="Hélène Marquet" w:date="2026-10-05T10:31:00Z">
        <w:r>
          <w:delText xml:space="preserve">toujours </w:delText>
        </w:r>
      </w:del>
      <w:r>
        <w:t xml:space="preserve">signés par la proviseure</w:t>
      </w:r>
      <w:ins w:id="104" w:author="Hélène Marquet" w:date="2026-10-05T10:31:00Z">
        <w:r>
          <w:t xml:space="preserve">, sauf s'il s'agit de simples transmissions</w:t>
        </w:r>
      </w:ins>
      <w:r>
        <w:t xml:space="preserve">.</w:t>
      </w:r>
    </w:p>
    <w:p>
      <w:pPr>
        <w:pStyle w:val="Heading2"/>
      </w:pPr>
      <w:r>
        <w:rPr>
          <w:color w:val="1D3A5F"/>
        </w:rPr>
        <w:t>3. Enregistrement</w:t>
      </w:r>
    </w:p>
    <w:p>
      <w:r>
        <w:t>Chaque courrier signé reçoit un numéro de chrono (AAAA-NNN) et est enregistré dans le registre du courrier départ avec : date, destinataire, objet, signataire, mode d'envoi.</w:t>
      </w:r>
    </w:p>
    <w:p>
      <w:pPr>
        <w:pStyle w:val="Heading2"/>
      </w:pPr>
      <w:r>
        <w:rPr>
          <w:color w:val="1D3A5F"/>
        </w:rPr>
        <w:t>4. Archivage</w:t>
      </w:r>
    </w:p>
    <w:p>
      <w:r>
        <w:t>Une copie numérique est classée dans Drive Secrétariat / Courrier départ / AAAA. L'original papier des courriers recommandés est conservé avec l'accusé de réception.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670"/>
        <w:sz w:val="16"/>
      </w:rPr>
      <w:t>PROC-COU-02 – Courrier départ – Version 4 – validée le 01/09/2024 (révisions en cours, non acceptées)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670"/>
        <w:sz w:val="17"/>
      </w:rPr>
      <w:t>LFI Marie-Curie – Secrétariat de direction – PROC-COU-02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